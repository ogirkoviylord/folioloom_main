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ns3="urn:schemas-microsoft-com:vml" xmlns:ns4="http://schemas.openxmlformats.org/drawingml/2006/wordprocessingDrawing" xmlns:ns5="http://schemas.openxmlformats.org/drawingml/2006/main" xmlns:ns6="http://schemas.openxmlformats.org/drawingml/2006/picture" xmlns:w="http://schemas.openxmlformats.org/wordprocessingml/2006/main" ns1:Ignorable="w14 wp14">
  <w:body>
    <w:p>
      <w:pPr>
        <w:jc w:val="center"/>
      </w:pPr>
      <w:r>
        <w:rPr>
          <w:b/>
          <w:sz w:val="44"/>
        </w:rPr>
        <w:t>DOCX Translation Bot Stress Test v3 — Английский источник</w:t>
      </w:r>
    </w:p>
    <w:p>
      <w:pPr>
        <w:jc w:val="center"/>
      </w:pPr>
      <w:r>
        <w:rPr>
          <w:i/>
          <w:sz w:val="24"/>
        </w:rPr>
        <w:t>Намеренно запутанный документ для тестирования извлечения, перевода и восстановления.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</w:rPr>
              <w:t>Язык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Исходный текст на английском языке со смешанными шрифтами и непереводимыми токенами</w:t>
            </w:r>
          </w:p>
        </w:tc>
      </w:tr>
      <w:tr>
        <w:tc>
          <w:tcPr>
            <w:tcW w:type="dxa" w:w="5112"/>
            <w:shd w:fill="D9EAF7"/>
          </w:tcPr>
          <w:p>
            <w:r/>
            <w:r>
              <w:rPr>
                <w:b/>
              </w:rPr>
              <w:t>Основной риск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Переводчик может сгладить разделы, проигнорировать поля, сломать таблицы или перевести код/плейсхолдеры.</w:t>
            </w:r>
          </w:p>
        </w:tc>
      </w:tr>
      <w:tr>
        <w:tc>
          <w:tcPr>
            <w:tcW w:type="dxa" w:w="5112"/>
            <w:shd w:fill="D9EAF7"/>
          </w:tcPr>
          <w:p>
            <w:r/>
            <w:r>
              <w:rPr>
                <w:b/>
              </w:rPr>
              <w:t>Проверка колонок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Этот файл содержит раздел TRUE Word с двумя колонками и принудительным разрывом колонки.</w:t>
            </w:r>
          </w:p>
        </w:tc>
      </w:tr>
      <w:tr>
        <w:tc>
          <w:tcPr>
            <w:tcW w:type="dxa" w:w="5112"/>
            <w:shd w:fill="D9EAF7"/>
          </w:tcPr>
          <w:p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Переведённый текст должен сохранять визуальную структуру, ссылки, примечания, элементы управления и геометрию таблиц.</w:t>
            </w:r>
          </w:p>
        </w:tc>
      </w:tr>
      <w:tr>
        <w:tc>
          <w:tcPr>
            <w:tcW w:type="dxa" w:w="5112"/>
            <w:shd w:fill="D9EAF7"/>
          </w:tcPr>
          <w:p>
            <w:r/>
            <w:r>
              <w:rPr>
                <w:b/>
              </w:rPr>
              <w:t>Предупреждение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Некоторые элементы могут не отображаться во всех программах просмотра, но они существуют внутри пакета DOCX.</w:t>
            </w:r>
          </w:p>
        </w:tc>
      </w:tr>
    </w:tbl>
    <w:p>
      <w:pPr>
        <w:pStyle w:val="Heading1"/>
      </w:pPr>
      <w:r>
        <w:t>Тесты навигации:</w:t>
      </w:r>
    </w:p>
    <w:p>
      <w:r>
        <w:t xml:space="preserve">Внешняя ссылка: </w:t>
      </w:r>
      <w:hyperlink ns2:id="rId11">
        <w:r>
          <w:rPr>
            <w:color w:val="0563C1"/>
            <w:u w:val="single"/>
          </w:rPr>
          <w:t>example.com/test?query=translate%20me&amp;lang=en#fragment</w:t>
        </w:r>
      </w:hyperlink>
    </w:p>
    <w:p>
      <w:r>
        <w:t xml:space="preserve">Внутренняя ссылка: Перейти к закладке «Приложение»</w:t>
      </w:r>
      <w:hyperlink w:anchor="APPENDIX_ANCHOR">
        <w:r>
          <w:rPr>
            <w:color w:val="0563C1"/>
            <w:u w:val="single"/>
          </w:rPr>
          <w:t>Jump to the Appendix bookmark</w:t>
        </w:r>
      </w:hyperlink>
    </w:p>
    <w:p>
      <w:r>
        <w:t>Маркер сноски находится здесь  и маркер концевой сноски находится здесь . Перед сдачей работы маркеры должны стать реальными сносками.</w:t>
      </w:r>
      <w:r>
        <w:endnoteReference w:id="1"/>
      </w:r>
      <w:r>
        <w:footnoteReference w:id="1"/>
      </w:r>
    </w:p>
    <w:p>
      <w:r>
        <w:br w:type="page"/>
      </w:r>
    </w:p>
    <w:p>
      <w:pPr>
        <w:pStyle w:val="Heading1"/>
      </w:pPr>
      <w:r>
        <w:t>1. Встроенное форматирование, разделённые фрагменты и пунктуационные ловушки</w:t>
      </w:r>
    </w:p>
    <w:p>
      <w:commentRangeStart w:id="1"/>
      <w:r>
        <w:rPr>
          <w:b w:val="0"/>
        </w:rPr>
        <w:t xml:space="preserve">В этом абзаце намеренно смешаны полужирный, </w:t>
      </w:r>
      <w:r>
        <w:rPr>
          <w:b/>
        </w:rPr>
        <w:t>курсив, </w:t>
      </w:r>
      <w:r>
        <w:t xml:space="preserve">подчёркивание, </w:t>
      </w:r>
      <w:r>
        <w:rPr>
          <w:i/>
        </w:rPr>
        <w:t/>
      </w:r>
      <w:r>
        <w:t xml:space="preserve"/>
      </w:r>
      <w:r>
        <w:rPr>
          <w:u w:val="single"/>
        </w:rPr>
        <w:t>капитель, </w:t>
      </w:r>
      <w:r>
        <w:t xml:space="preserve">нижний </w:t>
      </w:r>
      <w:r>
        <w:rPr>
          <w:smallCaps/>
        </w:rPr>
        <w:t>индекс H2O </w:t>
      </w:r>
      <w:r>
        <w:t xml:space="preserve">и </w:t>
      </w:r>
      <w:r>
        <w:rPr>
          <w:vertAlign w:val="subscript"/>
        </w:rPr>
        <w:t>subscript H</w:t>
      </w:r>
      <w:r>
        <w:rPr>
          <w:vertAlign w:val="subscript"/>
        </w:rPr>
        <w:t>2</w:t>
      </w:r>
      <w:r>
        <w:t xml:space="preserve">верхний </w:t>
      </w:r>
      <w:r>
        <w:rPr>
          <w:vertAlign w:val="superscript"/>
        </w:rPr>
        <w:t>superscript x2</w:t>
      </w:r>
      <w:r>
        <w:t>индекс x2. Средство форматирования не должно объединять все стили в обычный текст.</w:t>
      </w:r>
      <w:commentRangeEnd w:id="1"/>
      <w:r>
        <w:commentReference w:id="1"/>
      </w:r>
    </w:p>
    <w:p>
      <w:r>
        <w:t xml:space="preserve">Токен с разделёнными </w:t>
      </w:r>
      <w:r>
        <w:t>фрагментами: </w:t>
      </w:r>
      <w:r>
        <w:t/>
      </w:r>
      <w:r>
        <w:rPr>
          <w:b/>
        </w:rPr>
        <w:t/>
      </w:r>
      <w:r>
        <w:rPr>
          <w:i/>
        </w:rPr>
        <w:t>INV-2026-Q2-000042 </w:t>
      </w:r>
      <w:r>
        <w:t xml:space="preserve">после перевода должен остаться читаемым кодом счёта.</w:t>
      </w:r>
    </w:p>
    <w:p>
      <w:r>
        <w:t xml:space="preserve">Плейсхолдеры, которые не нужно </w:t>
      </w:r>
      <w:sdt>
        <w:sdtPr>
          <w:tag w:val="CLIENT_NAME"/>
          <w:alias w:val="CLIENT_NAME"/>
          <w:text/>
        </w:sdtPr>
        <w:sdtContent>
          <w:r>
            <w:rPr>
              <w:rStyle w:val="DoNotTranslateInline"/>
            </w:rPr>
            <w:t>переводить: {{CLIENT_NAME}} </w:t>
          </w:r>
        </w:sdtContent>
      </w:sdt>
      <w:r>
        <w:rPr>
          <w:rStyle w:val="DoNotTranslateInline"/>
        </w:rPr>
        <w:t xml:space="preserve"/>
      </w:r>
      <w:sdt>
        <w:sdtPr>
          <w:tag w:val="ORDER_ID"/>
          <w:alias w:val="ORDER_ID"/>
          <w:text/>
        </w:sdtPr>
        <w:sdtContent>
          <w:r>
            <w:rPr>
              <w:rStyle w:val="DoNotTranslateInline"/>
            </w:rPr>
            <w:t>{{ORDER_ID}} </w:t>
          </w:r>
        </w:sdtContent>
      </w:sdt>
      <w:r>
        <w:rPr>
          <w:rStyle w:val="DoNotTranslateInline"/>
        </w:rPr>
        <w:t xml:space="preserve"/>
      </w:r>
      <w:r>
        <w:rPr>
          <w:rStyle w:val="DoNotTranslateInline"/>
        </w:rPr>
        <w:t xml:space="preserve">${ENVIRONMENT} </w:t>
      </w:r>
      <w:r>
        <w:rPr>
          <w:rStyle w:val="DoNotTranslateInline"/>
        </w:rPr>
        <w:t xml:space="preserve">%USERNAME% </w:t>
      </w:r>
      <w:r>
        <w:rPr>
          <w:rStyle w:val="DoNotTranslateInline"/>
        </w:rPr>
        <w:t xml:space="preserve">[[KEEP_THIS_EXACTLY]]</w:t>
      </w:r>
    </w:p>
    <w:p>
      <w:r>
        <w:t>Неоднозначная пунктуация: </w:t>
      </w:r>
      <w:r>
        <w:t xml:space="preserve">Он сказал: «Отгрузите это — но не переводите C:\Users\QA\book.epub или /usr/local/bin/parser».</w:t>
      </w:r>
    </w:p>
    <w:p>
      <w:r>
        <w:t>Валюта и даты: €1.234,56 против $1,234.56; 05/06/2026 может означать 5 июня или 6 мая; 2026-05-05T14:30:00+02:00 должен оставаться разбираемым.</w:t>
      </w:r>
    </w:p>
    <w:p>
      <w:r>
        <w:t xml:space="preserve">Тест скрытого/белого текста: видимое предложение. </w:t>
      </w:r>
      <w:r>
        <w:rPr>
          <w:vanish/>
        </w:rPr>
        <w:t>HIDDEN_TEXT_SHOULD_NOT_RANDOMLY_APPEAR </w:t>
      </w:r>
      <w:r>
        <w:t xml:space="preserve"/>
      </w:r>
      <w:r>
        <w:rPr>
          <w:color w:val="FFFFFF"/>
        </w:rPr>
        <w:t>WHITE_TEXT_SHOULD_REMAIN_WHITE</w:t>
      </w:r>
    </w:p>
    <w:p>
      <w:r>
        <w:br w:type="page"/>
      </w:r>
    </w:p>
    <w:p>
      <w:pPr>
        <w:pStyle w:val="Heading1"/>
      </w:pPr>
      <w:r>
        <w:t>2. Нумерация в стиле договора и контент, похожий на форму</w:t>
      </w:r>
    </w:p>
    <w:p>
      <w:pPr>
        <w:pStyle w:val="ListNumber"/>
      </w:pPr>
      <w:r>
        <w:t>Поставщик обязан сохранить всё форматирование, нумерацию и ссылки после перевода.</w:t>
      </w:r>
    </w:p>
    <w:p>
      <w:pPr>
        <w:pStyle w:val="ListNumber"/>
      </w:pPr>
      <w:r>
        <w:t>Заказчик может загружать документы, содержащие личные данные, код, юридический текст, таблицы и диаграммы.</w:t>
      </w:r>
    </w:p>
    <w:p>
      <w:pPr>
        <w:pStyle w:val="ListBullet2"/>
      </w:pPr>
      <w:r>
        <w:t>2(a) Сохранить отступ.</w:t>
      </w:r>
    </w:p>
    <w:p>
      <w:pPr>
        <w:pStyle w:val="ListBullet2"/>
      </w:pPr>
      <w:r>
        <w:t>2(b) Сохранить нумерацию.</w:t>
      </w:r>
    </w:p>
    <w:p>
      <w:pPr>
        <w:pStyle w:val="ListBullet2"/>
      </w:pPr>
      <w:r>
        <w:t>2(c) Сохранить смешанную пунктуацию: один/два; три:четыре.</w:t>
      </w:r>
    </w:p>
    <w:p>
      <w:pPr>
        <w:pStyle w:val="ListNumber"/>
      </w:pPr>
      <w:r>
        <w:t xml:space="preserve">Если пункт содержит переменную, например </w:t>
      </w:r>
      <w:sdt>
        <w:sdtPr>
          <w:tag w:val="LIMITATION_OF_LIABILITY"/>
          <w:alias w:val="LIMITATION_OF_LIABILITY"/>
          <w:text/>
        </w:sdtPr>
        <w:sdtContent>
          <w:r>
            <w:t>{{LIMITATION_OF_LIABILITY}}, </w:t>
          </w:r>
        </w:sdtContent>
      </w:sdt>
      <w:r>
        <w:t>переменная должна остаться без изменений.</w:t>
      </w:r>
    </w:p>
    <w:p>
      <w:pPr>
        <w:pStyle w:val="ListNumber"/>
      </w:pPr>
      <w:r>
        <w:t>Вложенный элемент может содержать точку с запятой; двоеточие: и косую черту / вместе.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2F0D9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3408"/>
            <w:shd w:fill="E2F0D9"/>
          </w:tcPr>
          <w:p>
            <w:r/>
            <w:r>
              <w:rPr>
                <w:b/>
              </w:rPr>
              <w:t>Значение / контроль</w:t>
            </w:r>
          </w:p>
        </w:tc>
        <w:tc>
          <w:tcPr>
            <w:tcW w:type="dxa" w:w="3408"/>
            <w:shd w:fill="E2F0D9"/>
          </w:tcPr>
          <w:p>
            <w:r/>
            <w:r>
              <w:rPr>
                <w:b/>
              </w:rPr>
              <w:t>Ожидания переводчика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Имя клиента</w:t>
            </w:r>
          </w:p>
        </w:tc>
        <w:tc>
          <w:tcPr>
            <w:tcW w:type="dxa" w:w="3408"/>
          </w:tcPr>
          <w:p>
            <w:r/>
            <w:sdt>
              <w:sdtPr>
                <w:tag w:val="CLIENT_NAME"/>
                <w:alias w:val="CLIENT_NAME"/>
                <w:text/>
              </w:sdtPr>
              <w:sdtContent>
                <w:r>
                  <w:rPr>
                    <w:b w:val="0"/>
                  </w:rPr>
                  <w:t>{{CLIENT_NAME}}</w:t>
                </w:r>
              </w:sdtContent>
            </w:sdt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Плейсхолдер SDT/контента, не обычный текст.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Утверждение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☐ Черновик  ☑ Утверждено  ☐ Отклонено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Глифы флажков не должны превращаться в вопросительные знаки.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Приоритет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Высокий / Средний / Низкий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Слеши и пробелы должны сохраниться.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Подпись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____________________________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Линия должна оставаться линией.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Электронная почта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first.last+qa@example.co.uk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Адрес электронной почты не должен быть переведён ошибочно.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</w:rPr>
              <w:t>Почтовый индекс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SW1A 1AA / 1012 AB / 75008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</w:rPr>
              <w:t>Форматы разных стран.</w:t>
            </w:r>
          </w:p>
        </w:tc>
      </w:tr>
    </w:tbl>
    <w:p>
      <w:pPr>
        <w:sectPr>
          <w:headerReference w:type="default" ns2:id="rId9"/>
          <w:footerReference w:type="default" ns2:id="rId10"/>
          <w:pgSz w:w="12240" w:h="15840"/>
          <w:pgMar w:top="936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3. Двухколоночный раздел Word с настоящими колонками</w:t>
      </w:r>
    </w:p>
    <w:p>
      <w:r>
        <w:rPr>
          <w:b/>
        </w:rPr>
        <w:t>ВАЖНО: Эта страница должна отображаться в виде двух настоящих газетных колонок, а не одной длинной колонки.</w:t>
      </w:r>
    </w:p>
    <w:p>
      <w:r>
        <w:t>НАЧАЛО ЛЕВОЙ КОЛОНКИ — Текст ниже относится к левой колонке. Если он отображается над текстом правой колонки в одном вертикальном потоке, обработка колонок выполнена неправильно.</w:t>
      </w:r>
    </w:p>
    <w:p>
      <w:r>
        <w:t xml:space="preserve">Переводчик может получать страницы журналов, информационные бюллетени, академические раздаточные материалы, церковные брошюры, туристические буклеты или школьные рабочие листы. В таких документах часто используется настоящий раздел колонок Word, а не таблица. Уровень извлечения должен понимать, что визуальный поток основан на колонках, при этом логический порядок чтения остается важным. Эта левая колонка также содержит сложные </w:t>
      </w:r>
      <w:sdt>
        <w:sdtPr>
          <w:tag w:val="LEFT_COLUMN_TOKEN"/>
          <w:alias w:val="LEFT_COLUMN_TOKEN"/>
          <w:text/>
        </w:sdtPr>
        <w:sdtContent>
          <w:r>
            <w:t>токены: {{LEFT_COLUMN_TOKEN}}, </w:t>
          </w:r>
        </w:sdtContent>
      </w:sdt>
      <w:r>
        <w:t>SKU-EN-0001 и видимое предложение перед принудительным разрывом колонки.</w:t>
      </w:r>
    </w:p>
    <w:p>
      <w:r>
        <w:rPr>
          <w:b/>
        </w:rPr>
        <w:t>ПРИНУДИТЕЛЬНЫЙ РАЗРЫВ КОЛОНКИ — следующий заголовок должен начинаться в верхней части правой колонки.</w:t>
        <w:br w:type="column"/>
      </w:r>
    </w:p>
    <w:p>
      <w:r>
        <w:t>НАЧАЛО ПРАВОЙ КОЛОНКИ — Если документ оформлен правильно, это предложение начинается в правой колонке на той же странице.</w:t>
      </w:r>
    </w:p>
    <w:p>
      <w:r>
        <w:t>Правая колонка содержит отдельный контент: короткие объявления, миниатюрные абзацы, URL-адреса, такие как https://example.org/a/b?c=d, и знаки препинания, например «кавычки», апострофы, многоточия…, короткие тире – и длинные тире —. Также в ней есть намеренно неловкая фраза: </w:t>
      </w:r>
      <w:del w:id="43" w:author="QA Bot" w:date="2026-05-05T19:10:00Z">
        <w:r>
          <w:delText>teh</w:delText>
        </w:r>
      </w:del>
      <w:ins w:id="44" w:author="QA Bot" w:date="2026-05-05T19:10:00Z">
        <w:r>
          <w:t>переводчик </w:t>
        </w:r>
      </w:ins>
      <w:r>
        <w:t>должен отобразить исправление с отслеживанием позже.</w:t>
      </w:r>
    </w:p>
    <w:p>
      <w:r>
        <w:t>Правая колонка содержит отдельный контент: короткие объявления, миниатюрные абзацы, URL-адреса, такие как https://example.org/a/b?c=d, и знаки препинания, например «кавычки», апострофы, многоточия…, короткие тире – и длинные тире —. Также в ней есть намеренно неловкая фраза: переводчик должен отобразить исправление с отслеживанием позже.</w:t>
      </w:r>
    </w:p>
    <w:p>
      <w:r>
        <w:t>Правая колонка содержит отдельный контент: короткие объявления, миниатюрные абзацы, URL-адреса, такие как https://example.org/a/b?c=d, и знаки препинания, например «кавычки», апострофы, многоточия…, короткие тире – и длинные тире —. Также в ней есть намеренно неловкая фраза: переводчик должен отобразить исправление с отслеживанием позже.</w:t>
      </w:r>
    </w:p>
    <w:p>
      <w:r>
        <w:t>Правая колонка содержит отдельный контент: короткие объявления, миниатюрные абзацы, URL-адреса, такие как https://example.org/a/b?c=d, и знаки препинания, например «кавычки», апострофы, многоточия…, короткие тире – и длинные тире —. Также в ней есть намеренно неловкая фраза: переводчик должен отобразить исправление с отслеживанием позже.</w:t>
      </w:r>
    </w:p>
    <w:p>
      <w:pPr>
        <w:sectPr>
          <w:pgSz w:w="12240" w:h="15840"/>
          <w:pgMar w:top="936" w:right="1008" w:bottom="864" w:left="1008" w:header="360" w:footer="360" w:gutter="0"/>
          <w:cols w:space="650" w:num="2"/>
          <w:docGrid w:linePitch="360"/>
        </w:sectPr>
      </w:pPr>
    </w:p>
    <w:p>
      <w:pPr>
        <w:pStyle w:val="Heading1"/>
      </w:pPr>
      <w:r>
        <w:t>4. Двухколоночный макет на основе таблицы для сравнения</w:t>
      </w:r>
    </w:p>
    <w:p>
      <w:r>
        <w:t>Этот раздел намеренно НЕ является разделом колонок Word. Это таблица из двух ячеек без границ — еще один распространенный макет в реальных документах.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F7F7F7"/>
          </w:tcPr>
          <w:p>
            <w:r>
              <w:rPr>
                <w:b/>
              </w:rPr>
              <w:t>ЛЕВАЯ ПАНЕЛЬ</w:t>
            </w:r>
          </w:p>
          <w:p>
            <w:r>
              <w:t>Панель 1.1: короткий абзац с [do-not-translate-1-1] и {PANEL_TOKEN_1_1}.</w:t>
            </w:r>
          </w:p>
          <w:p>
            <w:r>
              <w:t>Панель 1.2: короткий абзац с [do-not-translate-1-2] и {PANEL_TOKEN_1_2}.</w:t>
            </w:r>
          </w:p>
          <w:p>
            <w:r>
              <w:t>Панель 1.3: короткий абзац с [do-not-translate-1-3] и {PANEL_TOKEN_1_3}.</w:t>
            </w:r>
          </w:p>
          <w:p>
            <w:r>
              <w:t>Панель 1.4: короткий абзац с [do-not-translate-1-4] и {PANEL_TOKEN_1_4}.</w:t>
            </w:r>
          </w:p>
        </w:tc>
        <w:tc>
          <w:tcPr>
            <w:tcW w:type="dxa" w:w="5112"/>
            <w:vAlign w:val="top"/>
            <w:shd w:fill="EFEFEF"/>
          </w:tcPr>
          <w:p>
            <w:r>
              <w:rPr>
                <w:b/>
              </w:rPr>
              <w:t>ПРАВАЯ ПАНЕЛЬ</w:t>
            </w:r>
          </w:p>
          <w:p>
            <w:r>
              <w:t>Панель 2.1: короткий абзац с [do-not-translate-2-1] и {PANEL_TOKEN_2_1}.</w:t>
            </w:r>
          </w:p>
          <w:p>
            <w:r>
              <w:t>Панель 2.2: короткий абзац с [do-not-translate-2-2] и {PANEL_TOKEN_2_2}.</w:t>
            </w:r>
          </w:p>
          <w:p>
            <w:r>
              <w:t>Панель 2.3: короткий абзац с [do-not-translate-2-3] и {PANEL_TOKEN_2_3}.</w:t>
            </w:r>
          </w:p>
          <w:p>
            <w:r>
              <w:t>Панель 2.4: короткий абзац с [do-not-translate-2-4] и {PANEL_TOKEN_2_4}.</w:t>
            </w:r>
          </w:p>
        </w:tc>
      </w:tr>
    </w:tbl>
    <w:p>
      <w:r>
        <w:br w:type="page"/>
      </w:r>
    </w:p>
    <w:p>
      <w:pPr>
        <w:pStyle w:val="Heading1"/>
      </w:pPr>
      <w:r>
        <w:t>5. Плавающий/текстовый контент и встроенное изображение</w:t>
      </w:r>
    </w:p>
    <w:p>
      <w:commentRangeStart w:id="0"/>
      <w:r>
        <w:t>Следующий объект представляет собой текстовое поле VML. Некоторые извлекатели игнорируют его; некоторые дублируют его текст; некоторые переводят его, но теряют расположение.</w:t>
      </w:r>
      <w:commentRangeEnd w:id="0"/>
      <w:r>
        <w:commentReference w:id="0"/>
      </w:r>
    </w:p>
    <w:p>
      <w:r>
        <w:pict>
          <ns3:shape id="TranslatorTextBox01" type="#_x0000_t202" style="width:360pt;height:106pt;mso-position-horizontal:center;position:relative;margin-left:0;margin-top:0;border:1pt solid #4472C4;" filled="f" stroked="t">
            <ns3:textbox inset="8pt,8pt,8pt,8pt">
              <w:txbxContent>
                <w:p>
                  <w:r>
                    <w:rPr>
                      <w:b/>
                      <w:color w:val="C00000"/>
                    </w:rPr>
                    <w:t>ТЕКСТОВОЕ ПОЛЕ VML:</w:t>
                  </w:r>
                </w:p>
                <w:p>
                  <w:r>
                    <w:t xml:space="preserve">Этот текст находится внутри текстового поля VML. Сохраняйте такие переменные, </w:t>
                  </w:r>
                  <w:sdt>
                    <w:sdtPr>
                      <w:tag w:val="TEXTBOX_TOKEN"/>
                      <w:alias w:val="TEXTBOX_TOKEN"/>
                      <w:text/>
                    </w:sdtPr>
                    <w:sdtContent>
                      <w:r>
                        <w:t>как {{TEXTBOX_TOKEN}}, </w:t>
                      </w:r>
                    </w:sdtContent>
                  </w:sdt>
                  <w:r>
                    <w:t xml:space="preserve">и путь C:\Temp\box.txt без изменений.</w:t>
                  </w:r>
                </w:p>
              </w:txbxContent>
            </ns3:textbox>
          </ns3:shape>
        </w:pict>
      </w:r>
    </w:p>
    <w:p/>
    <w:p/>
    <w:p/>
    <w:p/>
    <w:p/>
    <w:p>
      <w:r>
        <w:t>На изображении ниже есть читаемые подписи; бот не должен распознавать подписи как обычный текст, если он не предназначен для обработки изображений.</w:t>
      </w:r>
    </w:p>
    <w:p>
      <w:r>
        <w:drawing>
          <ns4:inline>
            <ns4:extent cx="5212080" cy="2084832"/>
            <ns4:docPr id="1" name="Picture 1" descr="Embedded QA image: three boxes, diagonal line, and labels. Alt text should survive." title="DOCX v3 QA image"/>
            <ns4:cNvGraphicFramePr>
              <ns5:graphicFrameLocks noChangeAspect="1"/>
            </ns4:cNvGraphicFramePr>
            <ns5:graphic>
              <ns5:graphicData uri="http://schemas.openxmlformats.org/drawingml/2006/picture">
                <ns6:pic>
                  <ns6:nvPicPr>
                    <ns6:cNvPr id="0" name="docx_v3_test_image.png"/>
                    <ns6:cNvPicPr/>
                  </ns6:nvPicPr>
                  <ns6:blipFill>
                    <ns5:blip ns2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12080" cy="2084832"/>
                    </ns5:xfrm>
                    <ns5:prstGeom prst="rect"/>
                  </ns6:spPr>
                </ns6:pic>
              </ns5:graphicData>
            </ns5:graphic>
          </ns4:inline>
        </w:drawing>
      </w:r>
    </w:p>
    <w:p>
      <w:r>
        <w:t xml:space="preserve">Рисунок 1. Встроенное тестовое изображение PNG с альтернативным текстом. Ссылка на источник рядом с изображением</w:t>
      </w:r>
      <w:hyperlink ns2:id="rId13">
        <w:r>
          <w:rPr>
            <w:color w:val="0563C1"/>
            <w:u w:val="single"/>
          </w:rPr>
          <w:t>Source link near image</w:t>
        </w:r>
      </w:hyperlink>
    </w:p>
    <w:p>
      <w:pPr>
        <w:sectPr>
          <w:pgSz w:w="12240" w:h="15840"/>
          <w:pgMar w:top="936" w:right="1008" w:bottom="864" w:left="1008" w:header="360" w:footer="360" w:gutter="0"/>
          <w:cols w:space="720" w:num="1"/>
          <w:docGrid w:linePitch="360"/>
        </w:sectPr>
      </w:pPr>
    </w:p>
    <w:p>
      <w:pPr>
        <w:pStyle w:val="Heading1"/>
      </w:pPr>
      <w:r>
        <w:t>6. Ландшафтная таблица счета с объединенными ячейками и формулами в виде текста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0"/>
            <w:gridSpan w:val="8"/>
            <w:shd w:fill="DDEBF7"/>
          </w:tcPr>
          <w:p>
            <w:r/>
            <w:r>
              <w:rPr>
                <w:b/>
                <w:sz w:val="24"/>
              </w:rPr>
              <w:t>СЧЁТ / УПАКОВОЧНЫЙ ЛИСТ — НЕ ПЕРЕВОДИТЬ КОДЫ ИЛИ ФОРМУЛЫ</w:t>
            </w:r>
          </w:p>
        </w:tc>
      </w:tr>
      <w:tr>
        <w:trPr>
          <w:tblHeader w:val="true"/>
        </w:trPr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Строка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Артикул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Описание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Кол-во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Ед. изм.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Цена за ед.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Налог</w:t>
            </w:r>
          </w:p>
        </w:tc>
        <w:tc>
          <w:tcPr>
            <w:tcW w:type="dxa" w:w="1800"/>
            <w:shd w:fill="E2F0D9"/>
          </w:tcPr>
          <w:p>
            <w:r/>
            <w:r>
              <w:rPr>
                <w:b/>
                <w:sz w:val="16"/>
              </w:rPr>
              <w:t>Текст формулы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BK-EN-0001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Перевод книги, исходник EPUB с изображениями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работа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€12.50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=D3*F3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DOCX-QA-XL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Документ для стресс-тестирования, юридический + таблицы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файл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$4.99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=D4*F4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PDF-OCR-MAYBE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Сканированная страница PDF, низкая точность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страница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€0.08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=D5*F5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RTL-CJK-🙂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Контроль качества смешанного письменного содержимого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кейс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€1.23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=D6*F6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PLACEHOLDER</w:t>
            </w:r>
          </w:p>
        </w:tc>
        <w:tc>
          <w:tcPr>
            <w:tcW w:type="dxa" w:w="1800"/>
          </w:tcPr>
          <w:p>
            <w:r/>
            <w:sdt>
              <w:sdtPr>
                <w:tag w:val="DO_NOT_TRANSLATE_SKU"/>
                <w:alias w:val="DO_NOT_TRANSLATE_SKU"/>
                <w:text/>
              </w:sdtPr>
              <w:sdtContent>
                <w:r>
                  <w:rPr>
                    <w:b w:val="0"/>
                    <w:sz w:val="16"/>
                  </w:rPr>
                  <w:t>{{DO_NOT_TRANSLATE_SKU}}</w:t>
                </w:r>
              </w:sdtContent>
            </w:sdt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токен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=D7*F7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LONG-DESC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Очень длинный текст ячейки, который должен переноситься без увеличения ширины страницы за пределы альбомного листа. Содержит запятые, точки с запятой; и /косые черты/.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6"/>
              </w:rPr>
              <w:t>строка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€0.55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=D8*F8</w:t>
            </w:r>
          </w:p>
        </w:tc>
      </w:tr>
      <w:tr>
        <w:tc>
          <w:tcPr>
            <w:tcW w:type="dxa" w:w="14400"/>
            <w:gridSpan w:val="8"/>
            <w:shd w:fill="FFF2CC"/>
          </w:tcPr>
          <w:p>
            <w:r/>
            <w:r>
              <w:rPr>
                <w:b/>
                <w:sz w:val="16"/>
              </w:rPr>
              <w:t>Объединенная ячейка нижнего колонтитула: итоги намеренно являются текстом, а не реальными формулами электронных таблиц. Сохранить геометрию строк/столбцов.</w:t>
            </w:r>
          </w:p>
        </w:tc>
      </w:tr>
    </w:tbl>
    <w:p>
      <w:pPr>
        <w:sectPr>
          <w:pgSz w:w="15840" w:h="12240" w:orient="landscape"/>
          <w:pgMar w:top="792" w:right="720" w:bottom="720" w:left="720" w:header="360" w:footer="360" w:gutter="0"/>
          <w:cols w:space="720" w:num="1"/>
          <w:docGrid w:linePitch="360"/>
        </w:sectPr>
      </w:pPr>
    </w:p>
    <w:p>
      <w:pPr>
        <w:pStyle w:val="Heading1"/>
      </w:pPr>
      <w:r>
        <w:t>7. Фрагменты кода, данных, Markdown и HTML</w:t>
      </w:r>
    </w:p>
    <w:p>
      <w:r>
        <w:rPr>
          <w:rFonts w:ascii="Courier New" w:hAnsi="Courier New"/>
          <w:sz w:val="17"/>
        </w:rPr>
        <w:t># Псевдокод в стиле Python: не должен переводиться как проза
for chapter in book.chapters:
    translated = llm.translate(chapter.text, target="nl")
    assert </w:t>
      </w:r>
      <w:sdt>
        <w:sdtPr>
          <w:tag w:val="DO_NOT_TRANSLATE"/>
          <w:alias w:val="DO_NOT_TRANSLATE"/>
          <w:text/>
        </w:sdtPr>
        <w:sdtContent>
          <w:r>
            <w:rPr>
              <w:rFonts w:ascii="Courier New" w:hAnsi="Courier New"/>
              <w:sz w:val="17"/>
            </w:rPr>
            <w:t>"{{DO_NOT_TRANSLATE}}" </w:t>
          </w:r>
        </w:sdtContent>
      </w:sdt>
      <w:r>
        <w:rPr>
          <w:rFonts w:ascii="Courier New" w:hAnsi="Courier New"/>
          <w:sz w:val="17"/>
        </w:rPr>
        <w:t>in translated
    print(f"{chapter.id}: {len(translated)} chars")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JSON</w:t>
            </w:r>
          </w:p>
        </w:tc>
        <w:tc>
          <w:tcPr>
            <w:tcW w:type="dxa" w:w="5112"/>
          </w:tcPr>
          <w:p>
            <w:r>
              <w:rPr>
                <w:rFonts w:ascii="Courier New" w:hAnsi="Courier New"/>
                <w:sz w:val="16"/>
              </w:rPr>
            </w:r>
            <w:r>
              <w:rPr>
                <w:b w:val="0"/>
              </w:rPr>
              <w:t>{"user":"Alex", "price":12.50, </w:t>
            </w:r>
            <w:sdt>
              <w:sdtPr>
                <w:tag w:val="TOKEN"/>
                <w:alias w:val="TOKEN"/>
                <w:text/>
              </w:sdtPr>
              <w:sdtContent>
                <w:r>
                  <w:rPr>
                    <w:b w:val="0"/>
                  </w:rPr>
                  <w:t>"keep":"{{TOKEN}}", </w:t>
                </w:r>
              </w:sdtContent>
            </w:sdt>
            <w:r>
              <w:rPr>
                <w:b w:val="0"/>
              </w:rPr>
              <w:t>"nested":{"a":[1,2,3]}}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HTML</w:t>
            </w:r>
          </w:p>
        </w:tc>
        <w:tc>
          <w:tcPr>
            <w:tcW w:type="dxa" w:w="5112"/>
          </w:tcPr>
          <w:p>
            <w:r>
              <w:rPr>
                <w:rFonts w:ascii="Courier New" w:hAnsi="Courier New"/>
                <w:sz w:val="16"/>
              </w:rPr>
            </w:r>
            <w:r>
              <w:rPr>
                <w:b w:val="0"/>
              </w:rPr>
              <w:t>&lt;section data-id="abc"&gt;&lt;h1&gt;Не ломайте теги&lt;/h1&gt;&lt;p&gt;Привет &amp;amp; пока.&lt;/p&gt;&lt;/section&gt;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Markdown</w:t>
            </w:r>
          </w:p>
        </w:tc>
        <w:tc>
          <w:tcPr>
            <w:tcW w:type="dxa" w:w="5112"/>
          </w:tcPr>
          <w:p>
            <w:r>
              <w:rPr>
                <w:rFonts w:ascii="Courier New" w:hAnsi="Courier New"/>
                <w:sz w:val="16"/>
              </w:rPr>
            </w:r>
            <w:r>
              <w:rPr>
                <w:b w:val="0"/>
              </w:rPr>
              <w:t># Заголовок</w:t>
              <w:br/>
              <w:t>- пункт первый</w:t>
              <w:br/>
              <w:t>- пункт второй с **жирным** и `кодом`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Regex</w:t>
            </w:r>
          </w:p>
        </w:tc>
        <w:tc>
          <w:tcPr>
            <w:tcW w:type="dxa" w:w="5112"/>
          </w:tcPr>
          <w:p>
            <w:r>
              <w:rPr>
                <w:rFonts w:ascii="Courier New" w:hAnsi="Courier New"/>
                <w:sz w:val="16"/>
              </w:rPr>
            </w:r>
            <w:r>
              <w:rPr>
                <w:b w:val="0"/>
              </w:rPr>
              <w:t>^(INV|ORD)-\d{4}-[A-Z]{2,5}$</w:t>
            </w:r>
          </w:p>
        </w:tc>
      </w:tr>
    </w:tbl>
    <w:p>
      <w:r>
        <w:br w:type="page"/>
      </w:r>
    </w:p>
    <w:p>
      <w:pPr>
        <w:pStyle w:val="Heading1"/>
      </w:pPr>
      <w:r>
        <w:t>8. Смешанные скрипты, RTL, эмодзи и необычный Unicode</w:t>
      </w:r>
    </w:p>
    <w:p>
      <w:r>
        <w:t>Английский + украинский: Пожалуйста, переведите это предложение, але не ламай український текст у середині.</w:t>
      </w:r>
    </w:p>
    <w:p>
      <w:r>
        <w:t>Английский + нидерландский: The afspraak is scheduled for dinsdag om kwart over drie.</w:t>
      </w:r>
    </w:p>
    <w:p>
      <w:r>
        <w:t>CJK: Метка 東京-大阪 должна оставаться читаемой; пример на китайском: 请保留变量 {{变量}}.</w:t>
      </w:r>
    </w:p>
    <w:p>
      <w:r>
        <w:t>Эмодзи и символы: 🧪 ✅ ⚠️ ™ © ® ± × ÷ ≤ ≥ ≈ ∞ → ← ↔ § ¶ • …</w:t>
      </w:r>
    </w:p>
    <w:p>
      <w:r>
        <w:t>Комбинируемые знаки: café использует e + комбинирующий акцент, а café использует предварительно составленный символ.</w:t>
      </w:r>
    </w:p>
    <w:p>
      <w:pPr>
        <w:bidi/>
      </w:pPr>
      <w:r>
        <w:t xml:space="preserve">עברית / العربية вперемешку с английским 12345 и токеном </w:t>
      </w:r>
      <w:sdt>
        <w:sdtPr>
          <w:tag w:val="RTL_TOKEN"/>
          <w:alias w:val="RTL_TOKEN"/>
          <w:text/>
        </w:sdtPr>
        <w:sdtContent>
          <w:r>
            <w:t>{{RTL_TOKEN}}. </w:t>
          </w:r>
        </w:sdtContent>
      </w:sdt>
      <w:r>
        <w:t>Направление и глифы должны сохраниться.</w:t>
      </w:r>
    </w:p>
    <w:p>
      <w:r>
        <w:br w:type="page"/>
      </w:r>
    </w:p>
    <w:p>
      <w:bookmarkStart w:id="42" w:name="APPENDIX_ANCHOR"/>
      <w:pPr>
        <w:pStyle w:val="Heading1"/>
      </w:pPr>
      <w:r>
        <w:t>9. Приложение и ожидаемые проверки QA</w:t>
      </w:r>
      <w:bookmarkEnd w:id="42"/>
    </w:p>
    <w:p>
      <w:pPr>
        <w:pStyle w:val="ListBullet"/>
      </w:pPr>
      <w:r>
        <w:t>Настоящий двухколоночный раздел остался двухколоночным, с RIGHT COLUMN START вверху правой колонки.</w:t>
      </w:r>
    </w:p>
    <w:p>
      <w:pPr>
        <w:pStyle w:val="ListBullet"/>
      </w:pPr>
      <w:r>
        <w:t xml:space="preserve">Ни один плейсхолдер не </w:t>
      </w:r>
      <w:sdt>
        <w:sdtPr>
          <w:tag w:val="CLIENT_NAME"/>
          <w:alias w:val="CLIENT_NAME"/>
          <w:text/>
        </w:sdtPr>
        <w:sdtContent>
          <w:r>
            <w:t>изменился: {{CLIENT_NAME}}, </w:t>
          </w:r>
        </w:sdtContent>
      </w:sdt>
      <w:r>
        <w:t xml:space="preserve"/>
      </w:r>
      <w:sdt>
        <w:sdtPr>
          <w:tag w:val="ORDER_ID"/>
          <w:alias w:val="ORDER_ID"/>
          <w:text/>
        </w:sdtPr>
        <w:sdtContent>
          <w:r>
            <w:t>{{ORDER_ID}}, </w:t>
          </w:r>
        </w:sdtContent>
      </w:sdt>
      <w:r>
        <w:t xml:space="preserve"/>
      </w:r>
      <w:sdt>
        <w:sdtPr>
          <w:tag w:val="TEXTBOX_TOKEN"/>
          <w:alias w:val="TEXTBOX_TOKEN"/>
          <w:text/>
        </w:sdtPr>
        <w:sdtContent>
          <w:r>
            <w:t>{{TEXTBOX_TOKEN}}, </w:t>
          </w:r>
        </w:sdtContent>
      </w:sdt>
      <w:r>
        <w:t xml:space="preserve"/>
      </w:r>
      <w:sdt>
        <w:sdtPr>
          <w:tag w:val="RTL_TOKEN"/>
          <w:alias w:val="RTL_TOKEN"/>
          <w:text/>
        </w:sdtPr>
        <w:sdtContent>
          <w:r>
            <w:t>{{RTL_TOKEN}}</w:t>
          </w:r>
        </w:sdtContent>
      </w:sdt>
      <w:r>
        <w:t>.</w:t>
      </w:r>
    </w:p>
    <w:p>
      <w:pPr>
        <w:pStyle w:val="ListBullet"/>
      </w:pPr>
      <w:r>
        <w:t>Альбомный счет остался альбомным, и ячейки таблицы не вышли за границы.</w:t>
      </w:r>
    </w:p>
    <w:p>
      <w:pPr>
        <w:pStyle w:val="ListBullet"/>
      </w:pPr>
      <w:r>
        <w:t>Ссылки на сноски и концевые сноски сохранились.</w:t>
      </w:r>
    </w:p>
    <w:p>
      <w:pPr>
        <w:pStyle w:val="ListBullet"/>
      </w:pPr>
      <w:r>
        <w:t>Комментарии и отслеживаемые изменения не были незаметно удалены, если только продукт намеренно не принимает/отклоняет их.</w:t>
      </w:r>
    </w:p>
    <w:p>
      <w:pPr>
        <w:pStyle w:val="ListBullet"/>
      </w:pPr>
      <w:r>
        <w:t>Скрытый/белый текст случайно не стал видимым.</w:t>
      </w:r>
    </w:p>
    <w:p>
      <w:pPr>
        <w:pStyle w:val="ListBullet"/>
      </w:pPr>
      <w:r>
        <w:t>Элементы управления содержимым/SDT вокруг плейсхолдеров сохранились, если конвейер их поддерживает.</w:t>
      </w:r>
    </w:p>
    <w:p>
      <w:r>
        <w:t>Конец теста на сбой DOCX v3 на английском языке.</w:t>
      </w:r>
    </w:p>
    <w:sectPr w:rsidR="00FC693F" w:rsidRPr="0006063C" w:rsidSect="00034616">
      <w:pgSz w:w="12240" w:h="15840"/>
      <w:pgMar w:top="936" w:right="1008" w:bottom="864" w:left="1008" w:header="360" w:footer="360" w:gutter="0"/>
      <w:cols w:space="720" w:num="1"/>
      <w:docGrid w:linePitch="360"/>
    </w:sectPr>
  </w:body>
</w:document>
</file>

<file path=word/comments.xml><?xml version="1.0" encoding="utf-8"?>
<w:comments xmlns:w="http://schemas.openxmlformats.org/wordprocessingml/2006/main">
  <w:comment w:id="0" w:author="QA Bot" w:date="2026-05-05T19:09:59Z">
    <w:p>
      <w:r>
        <w:t>Тест комментария: в этом абзаце упоминается текстовое поле VML, и он должен сохранить привязку комментария.</w:t>
      </w:r>
    </w:p>
  </w:comment>
  <w:comment w:id="1" w:author="QA Bot" w:date="2026-05-05T19:09:59Z">
    <w:p>
      <w:r>
        <w:t>Тест комментария: абзац с встроенным форматированием должен сохранить стили и привязку комментария.</w:t>
      </w:r>
    </w:p>
  </w:comment>
</w:comments>
</file>

<file path=word/endnotes.xml><?xml version="1.0" encoding="utf-8"?>
<w:endnotes xmlns:w="http://schemas.openxmlformats.org/wordprocessingml/2006/main">
  <w:endnote w:id="-1">
    <w:p>
      <w:r>
        <w:separator/>
      </w:r>
    </w:p>
  </w:endnote>
  <w:endnote w:id="0">
    <w:p>
      <w:r>
        <w:continuationSeparator/>
      </w:r>
    </w:p>
  </w:endnote>
  <w:endnote w:id="1">
    <w:p>
      <w:r>
        <w:endnoteRef/>
      </w:r>
      <w:r>
        <w:t>Тест концевой сноски: это настоящая концевая сноска DOCX. Она должна отображаться в области концевых сносок и сохраняться при переводе/реконструкции.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center"/>
    </w:pPr>
    <w:r>
      <w:t xml:space="preserve">Создано для QA цикла «парсер/переводчик» — страница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Тест сноски: это настоящая сноска DOCX, а не текст нижнего колонтитула. Она содержит {{FOOTNOTE_TOKEN}}, URL https://example.com/footnote и смешанную пунктуацию.</w:t>
      </w:r>
    </w:p>
  </w:footnote>
</w:footnotes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center"/>
    </w:pPr>
    <w:r>
      <w:t>DOCX Translation Bot Stress Test v3 EN — заголовок должен оставаться на английском после перевода, если тело переведено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oNotTranslateInline">
    <w:name w:val="DoNotTranslateInline"/>
    <w:rPr>
      <w:rFonts w:ascii="Courier New" w:hAnsi="Courier New"/>
      <w:color w:val="C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test?query=translate%20me&amp;lang=en#fragment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example.com/image-source" TargetMode="Externa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